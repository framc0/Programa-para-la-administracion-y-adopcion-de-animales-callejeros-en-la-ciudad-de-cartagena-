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C242AF">
      <w:pPr>
        <w:pStyle w:val="13"/>
        <w:spacing w:after="0"/>
        <w:jc w:val="center"/>
        <w:rPr>
          <w:rStyle w:val="64"/>
          <w:rFonts w:ascii="Arial" w:hAnsi="Arial"/>
          <w:b/>
          <w:bCs/>
          <w:sz w:val="24"/>
          <w:szCs w:val="24"/>
        </w:rPr>
      </w:pPr>
      <w:r>
        <w:rPr>
          <w:rStyle w:val="64"/>
          <w:rFonts w:ascii="Arial" w:hAnsi="Arial"/>
          <w:b/>
          <w:bCs/>
          <w:sz w:val="24"/>
          <w:szCs w:val="24"/>
        </w:rPr>
        <w:t>ANEXO 1</w:t>
      </w:r>
    </w:p>
    <w:p w14:paraId="43853DAB">
      <w:pPr>
        <w:pStyle w:val="13"/>
        <w:spacing w:after="0"/>
        <w:jc w:val="center"/>
        <w:rPr>
          <w:rFonts w:ascii="Arial" w:hAnsi="Arial" w:eastAsia="Arial" w:cs="Arial"/>
          <w:b/>
          <w:bCs/>
          <w:sz w:val="28"/>
          <w:szCs w:val="24"/>
        </w:rPr>
      </w:pPr>
    </w:p>
    <w:tbl>
      <w:tblPr>
        <w:tblStyle w:val="68"/>
        <w:tblW w:w="9726" w:type="dxa"/>
        <w:jc w:val="center"/>
        <w:tblBorders>
          <w:top w:val="single" w:color="4A66AC" w:themeColor="accent1" w:sz="4" w:space="0"/>
          <w:left w:val="none" w:color="auto" w:sz="0" w:space="0"/>
          <w:bottom w:val="single" w:color="4A66AC" w:themeColor="accen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6"/>
      </w:tblGrid>
      <w:tr w14:paraId="116E9890">
        <w:tblPrEx>
          <w:tblBorders>
            <w:top w:val="single" w:color="4A66AC" w:themeColor="accent1" w:sz="4" w:space="0"/>
            <w:left w:val="none" w:color="auto" w:sz="0" w:space="0"/>
            <w:bottom w:val="single" w:color="4A66AC" w:themeColor="accen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726" w:type="dxa"/>
            <w:tcBorders>
              <w:bottom w:val="single" w:color="4A66AC" w:themeColor="accent1" w:sz="4" w:space="0"/>
              <w:insideH w:val="single" w:sz="4" w:space="0"/>
            </w:tcBorders>
            <w:vAlign w:val="center"/>
          </w:tcPr>
          <w:p w14:paraId="699B99F7">
            <w:pPr>
              <w:pStyle w:val="65"/>
              <w:spacing w:after="0"/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rStyle w:val="64"/>
                <w:b/>
                <w:bCs/>
                <w:sz w:val="28"/>
                <w:szCs w:val="24"/>
              </w:rPr>
              <w:t>Historias de usuario</w:t>
            </w:r>
          </w:p>
        </w:tc>
      </w:tr>
    </w:tbl>
    <w:p w14:paraId="5ADF7B24">
      <w:pPr>
        <w:pStyle w:val="13"/>
        <w:widowControl w:val="0"/>
        <w:spacing w:after="0" w:line="24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14:paraId="4A840213">
      <w:pPr>
        <w:pStyle w:val="65"/>
        <w:spacing w:after="0" w:line="240" w:lineRule="auto"/>
        <w:rPr>
          <w:b/>
          <w:bCs/>
          <w:sz w:val="24"/>
          <w:szCs w:val="24"/>
        </w:rPr>
      </w:pPr>
    </w:p>
    <w:p w14:paraId="45505F41">
      <w:pPr>
        <w:pStyle w:val="65"/>
        <w:spacing w:after="0" w:line="240" w:lineRule="auto"/>
        <w:rPr>
          <w:rStyle w:val="64"/>
          <w:rFonts w:hint="default"/>
          <w:b/>
          <w:bCs/>
          <w:sz w:val="24"/>
          <w:szCs w:val="24"/>
          <w:lang w:val="es-ES"/>
        </w:rPr>
      </w:pPr>
      <w:r>
        <w:rPr>
          <w:rStyle w:val="64"/>
          <w:b/>
          <w:bCs/>
          <w:sz w:val="24"/>
          <w:szCs w:val="24"/>
        </w:rPr>
        <w:t>FECHA DE ENTREGA:</w:t>
      </w:r>
      <w:r>
        <w:rPr>
          <w:rStyle w:val="64"/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64"/>
          <w:rFonts w:hint="default" w:ascii="Times New Roman" w:hAnsi="Times New Roman" w:cs="Times New Roman"/>
          <w:b/>
          <w:bCs/>
          <w:sz w:val="24"/>
          <w:szCs w:val="24"/>
          <w:lang w:val="es-ES"/>
        </w:rPr>
        <w:t>4/03/2025</w:t>
      </w:r>
    </w:p>
    <w:p w14:paraId="37631DFA">
      <w:pPr>
        <w:pStyle w:val="65"/>
        <w:spacing w:after="0" w:line="240" w:lineRule="auto"/>
        <w:rPr>
          <w:b/>
          <w:bCs/>
          <w:sz w:val="24"/>
          <w:szCs w:val="24"/>
        </w:rPr>
      </w:pPr>
    </w:p>
    <w:p w14:paraId="7081BFBB">
      <w:pPr>
        <w:pStyle w:val="65"/>
        <w:spacing w:after="0" w:line="240" w:lineRule="auto"/>
        <w:rPr>
          <w:rStyle w:val="64"/>
          <w:b/>
          <w:bCs/>
          <w:sz w:val="24"/>
          <w:szCs w:val="24"/>
        </w:rPr>
      </w:pPr>
      <w:r>
        <w:rPr>
          <w:rStyle w:val="64"/>
          <w:b/>
          <w:bCs/>
          <w:sz w:val="24"/>
          <w:szCs w:val="24"/>
          <w:lang w:val="de-DE"/>
        </w:rPr>
        <w:t>INTEGRANTES:</w:t>
      </w:r>
    </w:p>
    <w:p w14:paraId="3CA566D0">
      <w:pPr>
        <w:pStyle w:val="65"/>
        <w:spacing w:after="0" w:line="240" w:lineRule="auto"/>
        <w:rPr>
          <w:b/>
          <w:bCs/>
          <w:sz w:val="24"/>
          <w:szCs w:val="24"/>
        </w:rPr>
      </w:pPr>
    </w:p>
    <w:tbl>
      <w:tblPr>
        <w:tblStyle w:val="63"/>
        <w:tblW w:w="9576" w:type="dxa"/>
        <w:tblInd w:w="0" w:type="dxa"/>
        <w:tblBorders>
          <w:top w:val="single" w:color="B5C1DF" w:themeColor="accent1" w:themeTint="66" w:sz="4" w:space="0"/>
          <w:left w:val="single" w:color="B5C1DF" w:themeColor="accent1" w:themeTint="66" w:sz="4" w:space="0"/>
          <w:bottom w:val="single" w:color="B5C1DF" w:themeColor="accent1" w:themeTint="66" w:sz="4" w:space="0"/>
          <w:right w:val="single" w:color="B5C1DF" w:themeColor="accent1" w:themeTint="66" w:sz="4" w:space="0"/>
          <w:insideH w:val="single" w:color="B5C1DF" w:themeColor="accent1" w:themeTint="66" w:sz="4" w:space="0"/>
          <w:insideV w:val="single" w:color="B5C1DF" w:themeColor="accent1" w:themeTint="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615"/>
      </w:tblGrid>
      <w:tr w14:paraId="2526EB00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961" w:type="dxa"/>
            <w:tcBorders>
              <w:bottom w:val="single" w:color="90A2CF" w:themeColor="accent1" w:themeTint="99" w:sz="12" w:space="0"/>
              <w:insideH w:val="single" w:sz="12" w:space="0"/>
            </w:tcBorders>
          </w:tcPr>
          <w:p w14:paraId="30661966">
            <w:pPr>
              <w:pStyle w:val="65"/>
              <w:rPr>
                <w:b/>
                <w:bCs/>
              </w:rPr>
            </w:pPr>
            <w:r>
              <w:rPr>
                <w:rStyle w:val="64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615" w:type="dxa"/>
            <w:tcBorders>
              <w:bottom w:val="single" w:color="90A2CF" w:themeColor="accent1" w:themeTint="99" w:sz="12" w:space="0"/>
              <w:insideH w:val="single" w:sz="12" w:space="0"/>
            </w:tcBorders>
          </w:tcPr>
          <w:p w14:paraId="57E91DBE">
            <w:pPr>
              <w:pStyle w:val="65"/>
              <w:rPr>
                <w:b/>
                <w:bCs/>
              </w:rPr>
            </w:pPr>
            <w:r>
              <w:rPr>
                <w:rStyle w:val="64"/>
                <w:b/>
                <w:bCs/>
                <w:sz w:val="24"/>
                <w:szCs w:val="24"/>
              </w:rPr>
              <w:t>NOMBRE Y APELLIDOS</w:t>
            </w:r>
          </w:p>
        </w:tc>
      </w:tr>
      <w:tr w14:paraId="191277E1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61" w:type="dxa"/>
          </w:tcPr>
          <w:p w14:paraId="611224D5">
            <w:pPr>
              <w:rPr>
                <w:b/>
                <w:bCs/>
              </w:rPr>
            </w:pPr>
          </w:p>
        </w:tc>
        <w:tc>
          <w:tcPr>
            <w:tcW w:w="7615" w:type="dxa"/>
          </w:tcPr>
          <w:p w14:paraId="101BE450">
            <w:pPr>
              <w:rPr>
                <w:rFonts w:hint="default" w:ascii="Times New Roman" w:hAnsi="Times New Roman" w:cs="Times New Roman"/>
                <w:lang w:val="es-ES"/>
              </w:rPr>
            </w:pPr>
            <w:r>
              <w:rPr>
                <w:rFonts w:hint="default" w:ascii="Times New Roman" w:hAnsi="Times New Roman" w:cs="Times New Roman"/>
                <w:lang w:val="es-ES"/>
              </w:rPr>
              <w:t>Nestor Florez</w:t>
            </w:r>
          </w:p>
        </w:tc>
      </w:tr>
      <w:tr w14:paraId="5372B007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61" w:type="dxa"/>
          </w:tcPr>
          <w:p w14:paraId="748DA9A8">
            <w:pPr>
              <w:rPr>
                <w:b/>
                <w:bCs/>
              </w:rPr>
            </w:pPr>
          </w:p>
        </w:tc>
        <w:tc>
          <w:tcPr>
            <w:tcW w:w="7615" w:type="dxa"/>
          </w:tcPr>
          <w:p w14:paraId="79B297B3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Gianfranco Alvaran</w:t>
            </w:r>
          </w:p>
        </w:tc>
      </w:tr>
      <w:tr w14:paraId="2B97A9A9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61" w:type="dxa"/>
          </w:tcPr>
          <w:p w14:paraId="71D7DC13">
            <w:pPr>
              <w:rPr>
                <w:b/>
                <w:bCs/>
              </w:rPr>
            </w:pPr>
          </w:p>
        </w:tc>
        <w:tc>
          <w:tcPr>
            <w:tcW w:w="7615" w:type="dxa"/>
          </w:tcPr>
          <w:p w14:paraId="0122B573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Eliana Villareal</w:t>
            </w:r>
          </w:p>
        </w:tc>
      </w:tr>
      <w:tr w14:paraId="62E71F49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61" w:type="dxa"/>
          </w:tcPr>
          <w:p w14:paraId="74548AAA">
            <w:pPr>
              <w:rPr>
                <w:b/>
                <w:bCs/>
              </w:rPr>
            </w:pPr>
          </w:p>
        </w:tc>
        <w:tc>
          <w:tcPr>
            <w:tcW w:w="7615" w:type="dxa"/>
          </w:tcPr>
          <w:p w14:paraId="6A589208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Nicolas Suarez</w:t>
            </w:r>
          </w:p>
        </w:tc>
      </w:tr>
    </w:tbl>
    <w:p w14:paraId="57A82050">
      <w:pPr>
        <w:pStyle w:val="65"/>
        <w:spacing w:after="0" w:line="240" w:lineRule="auto"/>
        <w:rPr>
          <w:b/>
          <w:bCs/>
          <w:sz w:val="24"/>
          <w:szCs w:val="24"/>
        </w:rPr>
      </w:pPr>
    </w:p>
    <w:p w14:paraId="67EC935F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79DE9C71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hAnsi="Calibri" w:eastAsia="Arial" w:cs="Arial"/>
          <w:b/>
          <w:sz w:val="24"/>
          <w:szCs w:val="24"/>
        </w:rPr>
      </w:pPr>
      <w:r>
        <w:rPr>
          <w:rFonts w:ascii="Calibri" w:hAnsi="Calibri" w:eastAsia="Arial" w:cs="Arial"/>
          <w:b/>
          <w:sz w:val="24"/>
          <w:szCs w:val="24"/>
        </w:rPr>
        <w:t>Historias de Usuario</w:t>
      </w:r>
    </w:p>
    <w:p w14:paraId="09D993EC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hAnsi="Calibri" w:eastAsia="Arial" w:cs="Arial"/>
          <w:b/>
          <w:sz w:val="24"/>
          <w:szCs w:val="24"/>
        </w:rPr>
      </w:pPr>
    </w:p>
    <w:p w14:paraId="16E0D7FC">
      <w:pPr>
        <w:jc w:val="both"/>
        <w:rPr>
          <w:rFonts w:ascii="Arial" w:hAnsi="Arial" w:cs="Arial"/>
          <w:color w:val="000000"/>
          <w:sz w:val="22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Las historias de usuario son una representación de un requisito escrito en una o dos frases utilizando el lenguaje común del usuario. En la tabla 1 se presenta un ejemplo de su elaboración para Identificar los requisitos funcionales. Se sugiere identificar el Rol, las Tareas que llevara a cabo el sistema y el propósito de las mismas. </w:t>
      </w:r>
    </w:p>
    <w:p w14:paraId="76530BD2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hAnsi="Calibri" w:eastAsia="Arial" w:cs="Arial"/>
          <w:b/>
          <w:sz w:val="24"/>
          <w:szCs w:val="24"/>
        </w:rPr>
      </w:pPr>
    </w:p>
    <w:p w14:paraId="545C133D">
      <w:pPr>
        <w:jc w:val="both"/>
        <w:rPr>
          <w:rFonts w:ascii="Arial" w:hAnsi="Arial" w:cs="Arial"/>
          <w:color w:val="000000"/>
        </w:rPr>
      </w:pPr>
    </w:p>
    <w:tbl>
      <w:tblPr>
        <w:tblStyle w:val="63"/>
        <w:tblW w:w="9344" w:type="dxa"/>
        <w:tblInd w:w="0" w:type="dxa"/>
        <w:tblBorders>
          <w:top w:val="single" w:color="B5C1DF" w:themeColor="accent1" w:themeTint="66" w:sz="4" w:space="0"/>
          <w:left w:val="single" w:color="B5C1DF" w:themeColor="accent1" w:themeTint="66" w:sz="4" w:space="0"/>
          <w:bottom w:val="single" w:color="B5C1DF" w:themeColor="accent1" w:themeTint="66" w:sz="4" w:space="0"/>
          <w:right w:val="single" w:color="B5C1DF" w:themeColor="accent1" w:themeTint="66" w:sz="4" w:space="0"/>
          <w:insideH w:val="single" w:color="B5C1DF" w:themeColor="accent1" w:themeTint="66" w:sz="4" w:space="0"/>
          <w:insideV w:val="single" w:color="B5C1DF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8218"/>
      </w:tblGrid>
      <w:tr w14:paraId="70E94997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  <w:tcBorders>
              <w:bottom w:val="single" w:color="90A2CF" w:themeColor="accent1" w:themeTint="99" w:sz="12" w:space="0"/>
              <w:insideH w:val="single" w:sz="12" w:space="0"/>
            </w:tcBorders>
          </w:tcPr>
          <w:p w14:paraId="6B5AE273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ID</w:t>
            </w:r>
          </w:p>
        </w:tc>
        <w:tc>
          <w:tcPr>
            <w:tcW w:w="8218" w:type="dxa"/>
            <w:tcBorders>
              <w:bottom w:val="single" w:color="90A2CF" w:themeColor="accent1" w:themeTint="99" w:sz="12" w:space="0"/>
              <w:insideH w:val="single" w:sz="12" w:space="0"/>
            </w:tcBorders>
          </w:tcPr>
          <w:p w14:paraId="18AE4712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 xml:space="preserve">Historia de Usuario </w:t>
            </w:r>
          </w:p>
        </w:tc>
      </w:tr>
      <w:tr w14:paraId="091ED2EE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40B90DB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RF001</w:t>
            </w:r>
          </w:p>
        </w:tc>
        <w:tc>
          <w:tcPr>
            <w:tcW w:w="8218" w:type="dxa"/>
            <w:shd w:val="clear" w:color="auto" w:fill="auto"/>
            <w:vAlign w:val="center"/>
          </w:tcPr>
          <w:p w14:paraId="164FA94E">
            <w:pP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 w:eastAsia="es-CO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  <w:t>Como administrador quiero que el programa tenga la funcionalidad de agregar, registrar, actualizar, buscar y eliminar las solicitudes de control de animales callejeros para gestionar la solicitud en tiempo real y dar respuesta a esa solicitud.</w:t>
            </w:r>
          </w:p>
        </w:tc>
      </w:tr>
      <w:tr w14:paraId="1157F30A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7E8EB3C6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RF002</w:t>
            </w:r>
          </w:p>
        </w:tc>
        <w:tc>
          <w:tcPr>
            <w:tcW w:w="8218" w:type="dxa"/>
            <w:shd w:val="clear" w:color="auto" w:fill="auto"/>
            <w:vAlign w:val="center"/>
          </w:tcPr>
          <w:p w14:paraId="43939F6D">
            <w:pP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 w:eastAsia="es-CO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  <w:t>Como usuario quiero que el programa gestione mi solicitud en el menor tiempo posible para poder ayudar a los animales callejeros a encontrar un refugio en el menor tiempo posible.</w:t>
            </w:r>
          </w:p>
        </w:tc>
      </w:tr>
      <w:tr w14:paraId="0EFEF97D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76138352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RF003</w:t>
            </w:r>
          </w:p>
        </w:tc>
        <w:tc>
          <w:tcPr>
            <w:tcW w:w="8218" w:type="dxa"/>
          </w:tcPr>
          <w:p w14:paraId="65A1E5EF">
            <w:pP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  <w:t xml:space="preserve">Como protectores de animales  interesados en la protección  de animales  requiero que el programa tenga la información necesaria sobre los animales y la dirección donde deben recogerse estos para poder ir a buscarlos y llevarlos al refugio. </w:t>
            </w:r>
          </w:p>
        </w:tc>
      </w:tr>
      <w:tr w14:paraId="6287069F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66B5E6F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RF004</w:t>
            </w:r>
          </w:p>
        </w:tc>
        <w:tc>
          <w:tcPr>
            <w:tcW w:w="8218" w:type="dxa"/>
          </w:tcPr>
          <w:p w14:paraId="6B6A27D5">
            <w:pP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Como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administrador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quiero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un refugio de animales,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en donde pueda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encontrar hogares para los animales rescatados,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en donde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puedan sentirse queridos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 xml:space="preserve"> por sus dueños.</w:t>
            </w:r>
          </w:p>
        </w:tc>
      </w:tr>
      <w:tr w14:paraId="03522D42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7115DF7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RF005</w:t>
            </w:r>
          </w:p>
        </w:tc>
        <w:tc>
          <w:tcPr>
            <w:tcW w:w="8218" w:type="dxa"/>
          </w:tcPr>
          <w:p w14:paraId="6F2BEDE4">
            <w:pP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Como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usuario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preocupado, quiero colaborar con campañas de esterilización para reducir la cantidad de animales en situación de calle y mejorar su calidad de vida</w:t>
            </w:r>
          </w:p>
        </w:tc>
      </w:tr>
      <w:tr w14:paraId="222E1302">
        <w:tblPrEx>
          <w:tblBorders>
            <w:top w:val="single" w:color="B5C1DF" w:themeColor="accent1" w:themeTint="66" w:sz="4" w:space="0"/>
            <w:left w:val="single" w:color="B5C1DF" w:themeColor="accent1" w:themeTint="66" w:sz="4" w:space="0"/>
            <w:bottom w:val="single" w:color="B5C1DF" w:themeColor="accent1" w:themeTint="66" w:sz="4" w:space="0"/>
            <w:right w:val="single" w:color="B5C1DF" w:themeColor="accent1" w:themeTint="66" w:sz="4" w:space="0"/>
            <w:insideH w:val="single" w:color="B5C1DF" w:themeColor="accent1" w:themeTint="66" w:sz="4" w:space="0"/>
            <w:insideV w:val="single" w:color="B5C1DF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26" w:type="dxa"/>
          </w:tcPr>
          <w:p w14:paraId="029EDFF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RF006</w:t>
            </w:r>
          </w:p>
        </w:tc>
        <w:tc>
          <w:tcPr>
            <w:tcW w:w="8218" w:type="dxa"/>
          </w:tcPr>
          <w:p w14:paraId="24030045">
            <w:pPr>
              <w:rPr>
                <w:rFonts w:hint="default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Como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administrador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quiero organizar un evento de recaudación de fondos para apoyar a los refugios locales y proporcionarles los recursos necesarios para cuidar a los animales en estado de abandono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.</w:t>
            </w:r>
          </w:p>
        </w:tc>
      </w:tr>
    </w:tbl>
    <w:p w14:paraId="62797AFA">
      <w:pPr>
        <w:jc w:val="both"/>
        <w:rPr>
          <w:ins w:id="0" w:author="Coordinador Permanencia Programa Ingeniería de Sistemas" w:date="2019-05-31T03:08:00Z"/>
        </w:rPr>
      </w:pPr>
    </w:p>
    <w:p w14:paraId="5657EBAA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05F8ADFE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3037A12C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612EDBCA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5DB2C72C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647C239E">
      <w:pPr>
        <w:jc w:val="both"/>
        <w:rPr>
          <w:rFonts w:ascii="Calibri" w:hAnsi="Calibri" w:cs="Arial"/>
          <w:color w:val="000000"/>
          <w:sz w:val="24"/>
          <w:szCs w:val="24"/>
        </w:rPr>
      </w:pPr>
      <w:r>
        <w:rPr>
          <w:rFonts w:ascii="Calibri" w:hAnsi="Calibri" w:cs="Arial"/>
          <w:color w:val="000000"/>
          <w:sz w:val="24"/>
          <w:szCs w:val="24"/>
        </w:rPr>
        <w:t xml:space="preserve">Una historia de usuario es una representación de un requisito escrito en una o dos frases utilizando el lenguaje común del usuario. Para cumplir con esta tarea los estudiantes deben obtener los requisitos funcionales a través de este instrumento, el cual contiene un ejemplo ilustrativo como guía para su desarrollo.  </w:t>
      </w:r>
    </w:p>
    <w:p w14:paraId="096F4F40">
      <w:pPr>
        <w:jc w:val="both"/>
        <w:rPr>
          <w:rFonts w:ascii="Arial" w:hAnsi="Arial" w:cs="Arial"/>
          <w:color w:val="000000"/>
        </w:rPr>
      </w:pPr>
    </w:p>
    <w:tbl>
      <w:tblPr>
        <w:tblStyle w:val="12"/>
        <w:tblW w:w="9344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6"/>
        <w:gridCol w:w="8218"/>
      </w:tblGrid>
      <w:tr w14:paraId="02EB3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3FFE7A">
            <w:pPr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ID</w:t>
            </w:r>
          </w:p>
        </w:tc>
        <w:tc>
          <w:tcPr>
            <w:tcW w:w="8218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1258F3">
            <w:pPr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 xml:space="preserve">Historia de Usuario </w:t>
            </w:r>
          </w:p>
        </w:tc>
      </w:tr>
      <w:tr w14:paraId="0F5926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EFA243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RF001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30B33E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administrador quiero que la aplicación tenga la funcionalidad de registrar, actualizar y eliminar dispositivos, bloques, pisos y salas para gestionar la red domótica</w:t>
            </w:r>
          </w:p>
        </w:tc>
      </w:tr>
      <w:tr w14:paraId="062D6E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1DE940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RF002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8A2155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administrador quiero que la aplicación tenga la funcionalidad de configurar cada uno de los dispositivos agregados para dar soporte a la red domótica</w:t>
            </w:r>
          </w:p>
        </w:tc>
      </w:tr>
      <w:tr w14:paraId="1091C9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F9EB89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RF003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CDA076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auxiliar de laboratorio requiero controlar los dispositivos electrónicos agregados para su encendido, apagado y demás configuraciones</w:t>
            </w:r>
          </w:p>
        </w:tc>
      </w:tr>
      <w:tr w14:paraId="2FC468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F88044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RF004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5D77A9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administrador requiero que la aplicación genere reportes estadísticos del consumo energético para realizar programas preventivos del uso eficiente de energía</w:t>
            </w:r>
          </w:p>
        </w:tc>
      </w:tr>
      <w:tr w14:paraId="06FC56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F3B691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RF005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AF9538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administrador quiero que la aplicación pueda generar alertas de alto consumo de los dispositivos agregados a la red domótica</w:t>
            </w:r>
          </w:p>
        </w:tc>
      </w:tr>
      <w:tr w14:paraId="3F6F37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836F45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RF006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5058E5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auxiliar de laboratorio quiero que la aplicación detecte la presencia o no de personas en las aulas para enviar señales de encendido o apagado de los equipos</w:t>
            </w:r>
          </w:p>
        </w:tc>
      </w:tr>
      <w:tr w14:paraId="1D7F7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A4F8CB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RF007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E93ABE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docente quiero enviar reportes al auxiliar de laboratorio si detecto alguna falla en alguno de los dispositivos electrónicos o si deseo abandonar la sala para minimizar consumo energético</w:t>
            </w:r>
          </w:p>
        </w:tc>
      </w:tr>
      <w:tr w14:paraId="1219DD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2A6E7D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RF008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DD913F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auxiliar de laboratorio quiero que el manejo de la red domótica en la aplicación sea sencilla y con interfaces usables para realizar los ajustes de manera rápida y segura</w:t>
            </w:r>
          </w:p>
        </w:tc>
      </w:tr>
      <w:tr w14:paraId="617D0B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563961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E40412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 xml:space="preserve">Como administrador quiero que la aplicación pueda sincronizar los equipos físicos instalados en la red para detectar fallos y así corregirlos </w:t>
            </w:r>
          </w:p>
        </w:tc>
      </w:tr>
      <w:tr w14:paraId="29FB63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2DC7C6">
            <w:pPr>
              <w:jc w:val="center"/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55ADDB">
            <w:pP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2"/>
                <w:szCs w:val="22"/>
                <w:lang w:val="es-ES"/>
              </w:rPr>
              <w:t>Como auxiliar de laboratorio requiero que la aplicación me envié notificaciones de alertas de fallos en dispositivos o red para reportarlos al administrador del sistema</w:t>
            </w:r>
          </w:p>
        </w:tc>
      </w:tr>
    </w:tbl>
    <w:p w14:paraId="2C252781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Arial" w:hAnsi="Arial" w:eastAsia="Arial" w:cs="Arial"/>
          <w:b/>
          <w:sz w:val="24"/>
          <w:szCs w:val="24"/>
        </w:rPr>
      </w:pPr>
    </w:p>
    <w:p w14:paraId="286938F6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67BAF893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0ADF1CFC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2C67B382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215E5267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3A8BFA88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27170754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p w14:paraId="3980E5C7">
      <w:pPr>
        <w:jc w:val="both"/>
        <w:rPr>
          <w:ins w:id="1" w:author="Coordinador Permanencia Programa Ingeniería de Sistemas" w:date="2019-05-31T03:08:00Z"/>
        </w:rPr>
      </w:pPr>
    </w:p>
    <w:p w14:paraId="20FBC8FA">
      <w:pPr>
        <w:pStyle w:val="55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hAnsi="Arial" w:eastAsia="Arial" w:cs="Arial"/>
          <w:sz w:val="24"/>
          <w:szCs w:val="24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0" w:footer="720" w:gutter="0"/>
      <w:pgNumType w:start="9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35E6A">
    <w:pPr>
      <w:pStyle w:val="16"/>
      <w:jc w:val="right"/>
      <w:rPr>
        <w:sz w:val="22"/>
        <w:szCs w:val="22"/>
      </w:rPr>
    </w:pPr>
    <w:r>
      <w:rPr>
        <w:b/>
        <w:color w:val="4A66AC" w:themeColor="accent1"/>
        <w:sz w:val="22"/>
        <w:szCs w:val="22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-38100</wp:posOffset>
              </wp:positionH>
              <wp:positionV relativeFrom="paragraph">
                <wp:posOffset>-85725</wp:posOffset>
              </wp:positionV>
              <wp:extent cx="6038850" cy="0"/>
              <wp:effectExtent l="0" t="0" r="1905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cto 4" o:spid="_x0000_s1026" o:spt="20" style="position:absolute;left:0pt;margin-left:-3pt;margin-top:-6.75pt;height:0pt;width:475.5pt;z-index:251662336;mso-width-relative:page;mso-height-relative:page;" filled="f" stroked="t" coordsize="21600,21600" o:gfxdata="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kuS39oAAAAKAQAADwAAAAAAAAABACAAAAAi&#10;AAAAZHJzL2Rvd25yZXYueG1sUEsBAhQAFAAAAAgAh07iQImQaYzPAQAAsQMAAA4AAAAAAAAAAQAg&#10;AAAAKQEAAGRycy9lMm9Eb2MueG1sUEsFBgAAAAAGAAYAWQEAAGoFAAAAAA==&#10;">
              <v:fill on="f" focussize="0,0"/>
              <v:stroke weight="1.5pt" color="#C00000 [320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2"/>
        <w:szCs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-57150</wp:posOffset>
          </wp:positionH>
          <wp:positionV relativeFrom="paragraph">
            <wp:posOffset>-137795</wp:posOffset>
          </wp:positionV>
          <wp:extent cx="2171700" cy="633095"/>
          <wp:effectExtent l="0" t="0" r="0" b="0"/>
          <wp:wrapThrough wrapText="bothSides">
            <wp:wrapPolygon>
              <wp:start x="0" y="0"/>
              <wp:lineTo x="0" y="20798"/>
              <wp:lineTo x="21411" y="20798"/>
              <wp:lineTo x="21411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E59CB45">
    <w:pPr>
      <w:pStyle w:val="16"/>
      <w:tabs>
        <w:tab w:val="left" w:pos="8838"/>
        <w:tab w:val="clear" w:pos="4419"/>
      </w:tabs>
    </w:pPr>
    <w: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BE55F">
    <w:pPr>
      <w:pStyle w:val="18"/>
      <w:jc w:val="right"/>
      <w:rPr>
        <w:caps/>
        <w:color w:val="242852" w:themeColor="text2"/>
        <w14:textFill>
          <w14:solidFill>
            <w14:schemeClr w14:val="tx2"/>
          </w14:solidFill>
        </w14:textFill>
      </w:rPr>
    </w:pPr>
  </w:p>
  <w:p w14:paraId="5B2B5D27">
    <w:pPr>
      <w:pStyle w:val="18"/>
      <w:jc w:val="right"/>
      <w:rPr>
        <w:caps/>
        <w:color w:val="242852" w:themeColor="text2"/>
        <w14:textFill>
          <w14:solidFill>
            <w14:schemeClr w14:val="tx2"/>
          </w14:solidFill>
        </w14:textFill>
      </w:rPr>
    </w:pPr>
  </w:p>
  <w:p w14:paraId="29A193BC">
    <w:pPr>
      <w:pStyle w:val="18"/>
      <w:jc w:val="right"/>
      <w:rPr>
        <w:caps/>
        <w:color w:val="384D81" w:themeColor="accent1" w:themeShade="BF"/>
        <w:sz w:val="24"/>
        <w:szCs w:val="24"/>
      </w:rPr>
    </w:pPr>
    <w:sdt>
      <w:sdtPr>
        <w:rPr>
          <w:b/>
          <w:caps/>
          <w:color w:val="384D81" w:themeColor="accent1" w:themeShade="BF"/>
          <w:sz w:val="24"/>
          <w:szCs w:val="24"/>
        </w:rPr>
        <w:alias w:val="Autor"/>
        <w:id w:val="-1701008461"/>
        <w:placeholder>
          <w:docPart w:val="FA2E4B0AD79E4CCA92F1184F258BB22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>
        <w:rPr>
          <w:b/>
          <w:caps/>
          <w:color w:val="384D81" w:themeColor="accent1" w:themeShade="BF"/>
          <w:sz w:val="24"/>
          <w:szCs w:val="24"/>
        </w:rPr>
      </w:sdtEndPr>
      <w:sdtContent>
        <w:r>
          <w:rPr>
            <w:b/>
            <w:color w:val="384D81" w:themeColor="accent1" w:themeShade="BF"/>
            <w:sz w:val="24"/>
            <w:szCs w:val="24"/>
          </w:rPr>
          <w:t>PROGRAMA DE TECNOLOGÍA EN DESARROLLO DE SOFTWARE</w:t>
        </w:r>
      </w:sdtContent>
    </w:sdt>
    <w:r>
      <w:rPr>
        <w:i/>
        <w:sz w:val="22"/>
        <w:szCs w:val="22"/>
      </w:rPr>
      <w:t xml:space="preserve">                                                                                            </w:t>
    </w:r>
  </w:p>
  <w:p w14:paraId="36AD62B9">
    <w:pPr>
      <w:spacing w:line="267" w:lineRule="exact"/>
      <w:ind w:right="20"/>
      <w:jc w:val="right"/>
      <w:rPr>
        <w:rFonts w:ascii="Calibri" w:hAnsi="Calibri"/>
        <w:b/>
        <w:i/>
        <w:sz w:val="22"/>
        <w:szCs w:val="22"/>
      </w:rPr>
    </w:pPr>
    <w:r>
      <w:rPr>
        <w:rFonts w:ascii="Calibri" w:hAnsi="Calibri"/>
        <w:b/>
        <w:i/>
        <w:color w:val="384D81"/>
        <w:sz w:val="22"/>
        <w:szCs w:val="22"/>
      </w:rPr>
      <w:t>Guía de Proyecto de Aula</w:t>
    </w:r>
  </w:p>
  <w:p w14:paraId="34B11B5D">
    <w:pPr>
      <w:spacing w:line="267" w:lineRule="exact"/>
      <w:ind w:right="18"/>
      <w:jc w:val="right"/>
      <w:rPr>
        <w:rFonts w:ascii="Calibri" w:hAnsi="Calibri"/>
        <w:b/>
        <w:bCs/>
        <w:i/>
        <w:iCs/>
        <w:color w:val="384D81"/>
        <w:sz w:val="22"/>
        <w:szCs w:val="22"/>
      </w:rPr>
    </w:pPr>
    <w:r>
      <w:rPr>
        <w:rFonts w:ascii="Calibri" w:hAnsi="Calibri"/>
        <w:b/>
        <w:bCs/>
        <w:i/>
        <w:iCs/>
        <w:color w:val="384D81"/>
        <w:sz w:val="22"/>
        <w:szCs w:val="22"/>
      </w:rPr>
      <w:t xml:space="preserve">III – Semestre </w:t>
    </w:r>
  </w:p>
  <w:p w14:paraId="0973958E">
    <w:pPr>
      <w:rPr>
        <w:b/>
        <w:color w:val="384D81" w:themeColor="accent1" w:themeShade="BF"/>
        <w:sz w:val="22"/>
        <w:szCs w:val="22"/>
      </w:rPr>
    </w:pPr>
    <w:r>
      <w:rPr>
        <w:b/>
        <w:color w:val="4A66AC" w:themeColor="accent1"/>
        <w:sz w:val="22"/>
        <w:szCs w:val="22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-57150</wp:posOffset>
              </wp:positionH>
              <wp:positionV relativeFrom="paragraph">
                <wp:posOffset>85725</wp:posOffset>
              </wp:positionV>
              <wp:extent cx="6038850" cy="0"/>
              <wp:effectExtent l="0" t="0" r="1905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cto 3" o:spid="_x0000_s1026" o:spt="20" style="position:absolute;left:0pt;margin-left:-4.5pt;margin-top:6.75pt;height:0pt;width:475.5pt;z-index:251661312;mso-width-relative:page;mso-height-relative:page;" filled="f" stroked="t" coordsize="21600,21600" o:gfxdata="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2aLI9gAAAAIAQAADwAAAAAAAAABACAAAAAiAAAA&#10;ZHJzL2Rvd25yZXYueG1sUEsBAhQAFAAAAAgAh07iQMGYLK7OAQAAsQMAAA4AAAAAAAAAAQAgAAAA&#10;JwEAAGRycy9lMm9Eb2MueG1sUEsFBgAAAAAGAAYAWQEAAGcFAAAAAA==&#10;">
              <v:fill on="f" focussize="0,0"/>
              <v:stroke weight="1.5pt" color="#C00000 [3204]" miterlimit="8" joinstyle="miter"/>
              <v:imagedata o:title=""/>
              <o:lock v:ext="edit" aspectratio="f"/>
            </v:line>
          </w:pict>
        </mc:Fallback>
      </mc:AlternateContent>
    </w:r>
    <w:r>
      <w:rPr>
        <w:b/>
        <w:color w:val="4A66AC" w:themeColor="accent1"/>
        <w:sz w:val="22"/>
        <w:szCs w:val="22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-66675</wp:posOffset>
              </wp:positionH>
              <wp:positionV relativeFrom="paragraph">
                <wp:posOffset>39370</wp:posOffset>
              </wp:positionV>
              <wp:extent cx="6038850" cy="0"/>
              <wp:effectExtent l="0" t="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cto 2" o:spid="_x0000_s1026" o:spt="20" style="position:absolute;left:0pt;margin-left:-5.25pt;margin-top:3.1pt;height:0pt;width:475.5pt;z-index:251660288;mso-width-relative:page;mso-height-relative:page;" filled="f" stroked="t" coordsize="21600,21600" o:gfxdata="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oxiO7NMAAAAHAQAADwAAAAAAAAABACAAAAAiAAAAZHJzL2Rv&#10;d25yZXYueG1sUEsBAhQAFAAAAAgAh07iQEXq1U/NAQAAsAMAAA4AAAAAAAAAAQAgAAAAIgEAAGRy&#10;cy9lMm9Eb2MueG1sUEsFBgAAAAAGAAYAWQEAAGEFAAAAAA==&#10;">
              <v:fill on="f" focussize="0,0"/>
              <v:stroke weight="0.5pt" color="#C00000 [3204]" miterlimit="8" joinstyle="miter"/>
              <v:imagedata o:title=""/>
              <o:lock v:ext="edit" aspectratio="f"/>
            </v:line>
          </w:pict>
        </mc:Fallback>
      </mc:AlternateContent>
    </w:r>
  </w:p>
  <w:p w14:paraId="323D291A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ordinador Permanencia Programa Ingeniería de Sistemas">
    <w15:presenceInfo w15:providerId="None" w15:userId="Coordinador Permanencia Programa Ingeniería de Sistem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50"/>
    <w:rsid w:val="00005CA2"/>
    <w:rsid w:val="00053D97"/>
    <w:rsid w:val="00072344"/>
    <w:rsid w:val="000A209B"/>
    <w:rsid w:val="000F5DEB"/>
    <w:rsid w:val="00123D8B"/>
    <w:rsid w:val="001530DD"/>
    <w:rsid w:val="00194FBA"/>
    <w:rsid w:val="001A608E"/>
    <w:rsid w:val="001D0F36"/>
    <w:rsid w:val="001D6DEA"/>
    <w:rsid w:val="001D7B11"/>
    <w:rsid w:val="001E30C6"/>
    <w:rsid w:val="001F7EB0"/>
    <w:rsid w:val="00202BD8"/>
    <w:rsid w:val="002033E2"/>
    <w:rsid w:val="0024080E"/>
    <w:rsid w:val="0024559A"/>
    <w:rsid w:val="002571AD"/>
    <w:rsid w:val="00275186"/>
    <w:rsid w:val="00291022"/>
    <w:rsid w:val="00292A2F"/>
    <w:rsid w:val="002C5249"/>
    <w:rsid w:val="003479EA"/>
    <w:rsid w:val="00354792"/>
    <w:rsid w:val="00370B11"/>
    <w:rsid w:val="00374AC9"/>
    <w:rsid w:val="003752FE"/>
    <w:rsid w:val="00375453"/>
    <w:rsid w:val="003C08AA"/>
    <w:rsid w:val="004353C7"/>
    <w:rsid w:val="0043656E"/>
    <w:rsid w:val="00457C44"/>
    <w:rsid w:val="004711AF"/>
    <w:rsid w:val="004767B4"/>
    <w:rsid w:val="00493DBB"/>
    <w:rsid w:val="004C32CA"/>
    <w:rsid w:val="004D2305"/>
    <w:rsid w:val="004E2F7F"/>
    <w:rsid w:val="00502AF6"/>
    <w:rsid w:val="00516B71"/>
    <w:rsid w:val="00534CE6"/>
    <w:rsid w:val="00542C9C"/>
    <w:rsid w:val="00576F4C"/>
    <w:rsid w:val="005A0217"/>
    <w:rsid w:val="005B3643"/>
    <w:rsid w:val="005C2EFE"/>
    <w:rsid w:val="005C61CF"/>
    <w:rsid w:val="005C7FB2"/>
    <w:rsid w:val="005D6C53"/>
    <w:rsid w:val="005E3550"/>
    <w:rsid w:val="006000EE"/>
    <w:rsid w:val="00605D5E"/>
    <w:rsid w:val="00616D85"/>
    <w:rsid w:val="0061727C"/>
    <w:rsid w:val="00622678"/>
    <w:rsid w:val="006430DB"/>
    <w:rsid w:val="00667C2D"/>
    <w:rsid w:val="00682F83"/>
    <w:rsid w:val="00693F1C"/>
    <w:rsid w:val="006E38BA"/>
    <w:rsid w:val="00716718"/>
    <w:rsid w:val="00721424"/>
    <w:rsid w:val="00757BB4"/>
    <w:rsid w:val="0079260B"/>
    <w:rsid w:val="007A2E8B"/>
    <w:rsid w:val="007A5EC9"/>
    <w:rsid w:val="007B7190"/>
    <w:rsid w:val="007D433B"/>
    <w:rsid w:val="007F6E6D"/>
    <w:rsid w:val="007F7F6E"/>
    <w:rsid w:val="0080443E"/>
    <w:rsid w:val="008222C0"/>
    <w:rsid w:val="00822BF0"/>
    <w:rsid w:val="008309BE"/>
    <w:rsid w:val="00842DBA"/>
    <w:rsid w:val="00877E30"/>
    <w:rsid w:val="008F7980"/>
    <w:rsid w:val="00913BCF"/>
    <w:rsid w:val="00951A95"/>
    <w:rsid w:val="00973D10"/>
    <w:rsid w:val="00996BD8"/>
    <w:rsid w:val="009A423F"/>
    <w:rsid w:val="009B5791"/>
    <w:rsid w:val="009B7902"/>
    <w:rsid w:val="009B7A47"/>
    <w:rsid w:val="009C06CC"/>
    <w:rsid w:val="00A015AB"/>
    <w:rsid w:val="00A45712"/>
    <w:rsid w:val="00A56578"/>
    <w:rsid w:val="00A729BD"/>
    <w:rsid w:val="00A746CF"/>
    <w:rsid w:val="00A84A00"/>
    <w:rsid w:val="00AA3393"/>
    <w:rsid w:val="00AA5EF4"/>
    <w:rsid w:val="00AA7461"/>
    <w:rsid w:val="00AD20A4"/>
    <w:rsid w:val="00AF4A90"/>
    <w:rsid w:val="00B06D7C"/>
    <w:rsid w:val="00B162BC"/>
    <w:rsid w:val="00B61137"/>
    <w:rsid w:val="00B85C98"/>
    <w:rsid w:val="00B97D12"/>
    <w:rsid w:val="00BA39CD"/>
    <w:rsid w:val="00BE5154"/>
    <w:rsid w:val="00BE7F58"/>
    <w:rsid w:val="00C27D9D"/>
    <w:rsid w:val="00C3741B"/>
    <w:rsid w:val="00C4556C"/>
    <w:rsid w:val="00C670BD"/>
    <w:rsid w:val="00C71183"/>
    <w:rsid w:val="00CB1D12"/>
    <w:rsid w:val="00CC75D3"/>
    <w:rsid w:val="00CE2152"/>
    <w:rsid w:val="00CE6A48"/>
    <w:rsid w:val="00CF4F7B"/>
    <w:rsid w:val="00CF648E"/>
    <w:rsid w:val="00D01388"/>
    <w:rsid w:val="00D51C94"/>
    <w:rsid w:val="00D53626"/>
    <w:rsid w:val="00D73860"/>
    <w:rsid w:val="00D827C7"/>
    <w:rsid w:val="00DA5977"/>
    <w:rsid w:val="00DA6168"/>
    <w:rsid w:val="00DA6EAE"/>
    <w:rsid w:val="00DB426B"/>
    <w:rsid w:val="00DC07A2"/>
    <w:rsid w:val="00DF6D53"/>
    <w:rsid w:val="00E03CB5"/>
    <w:rsid w:val="00E16903"/>
    <w:rsid w:val="00E17765"/>
    <w:rsid w:val="00E272EA"/>
    <w:rsid w:val="00E27616"/>
    <w:rsid w:val="00E36A74"/>
    <w:rsid w:val="00E65B27"/>
    <w:rsid w:val="00E93277"/>
    <w:rsid w:val="00EA15F9"/>
    <w:rsid w:val="00EF476F"/>
    <w:rsid w:val="00EF6288"/>
    <w:rsid w:val="00F42B24"/>
    <w:rsid w:val="00F54DF9"/>
    <w:rsid w:val="00F7676C"/>
    <w:rsid w:val="00F809AE"/>
    <w:rsid w:val="00FC2E6B"/>
    <w:rsid w:val="00FF4166"/>
    <w:rsid w:val="09D61DEB"/>
    <w:rsid w:val="16B27D00"/>
    <w:rsid w:val="2C823E5E"/>
    <w:rsid w:val="2E4C7E8E"/>
    <w:rsid w:val="43303F01"/>
    <w:rsid w:val="47D07EF9"/>
    <w:rsid w:val="5E6EDF76"/>
    <w:rsid w:val="68AF8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s-CO" w:eastAsia="es-CO" w:bidi="ar-SA"/>
    </w:rPr>
  </w:style>
  <w:style w:type="paragraph" w:styleId="2">
    <w:name w:val="heading 1"/>
    <w:basedOn w:val="1"/>
    <w:next w:val="1"/>
    <w:link w:val="33"/>
    <w:qFormat/>
    <w:uiPriority w:val="9"/>
    <w:pPr>
      <w:pBdr>
        <w:top w:val="single" w:color="4A66AC" w:themeColor="accent1" w:sz="24" w:space="0"/>
        <w:left w:val="single" w:color="4A66AC" w:themeColor="accent1" w:sz="24" w:space="0"/>
        <w:bottom w:val="single" w:color="4A66AC" w:themeColor="accent1" w:sz="24" w:space="0"/>
        <w:right w:val="single" w:color="4A66AC" w:themeColor="accent1" w:sz="24" w:space="0"/>
      </w:pBdr>
      <w:shd w:val="clear" w:color="auto" w:fill="4A66AC" w:themeFill="accent1"/>
      <w:outlineLvl w:val="0"/>
    </w:pPr>
    <w:rPr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34"/>
    <w:unhideWhenUsed/>
    <w:qFormat/>
    <w:uiPriority w:val="9"/>
    <w:pPr>
      <w:pBdr>
        <w:top w:val="single" w:color="DAE0EF" w:themeColor="accent1" w:themeTint="33" w:sz="24" w:space="0"/>
        <w:left w:val="single" w:color="DAE0EF" w:themeColor="accent1" w:themeTint="33" w:sz="24" w:space="0"/>
        <w:bottom w:val="single" w:color="DAE0EF" w:themeColor="accent1" w:themeTint="33" w:sz="24" w:space="0"/>
        <w:right w:val="single" w:color="DAE0EF" w:themeColor="accent1" w:themeTint="33" w:sz="24" w:space="0"/>
      </w:pBdr>
      <w:shd w:val="clear" w:color="auto" w:fill="DAE0EF" w:themeFill="accent1" w:themeFillTint="33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35"/>
    <w:unhideWhenUsed/>
    <w:qFormat/>
    <w:uiPriority w:val="9"/>
    <w:pPr>
      <w:pBdr>
        <w:top w:val="single" w:color="4A66AC" w:themeColor="accent1" w:sz="6" w:space="2"/>
      </w:pBdr>
      <w:spacing w:before="300"/>
      <w:outlineLvl w:val="2"/>
    </w:pPr>
    <w:rPr>
      <w:caps/>
      <w:color w:val="253356" w:themeColor="accent1" w:themeShade="80"/>
      <w:spacing w:val="15"/>
    </w:rPr>
  </w:style>
  <w:style w:type="paragraph" w:styleId="5">
    <w:name w:val="heading 4"/>
    <w:basedOn w:val="1"/>
    <w:next w:val="1"/>
    <w:link w:val="36"/>
    <w:unhideWhenUsed/>
    <w:qFormat/>
    <w:uiPriority w:val="9"/>
    <w:pPr>
      <w:pBdr>
        <w:top w:val="dotted" w:color="4A66AC" w:themeColor="accent1" w:sz="6" w:space="2"/>
      </w:pBdr>
      <w:spacing w:before="200"/>
      <w:outlineLvl w:val="3"/>
    </w:pPr>
    <w:rPr>
      <w:caps/>
      <w:color w:val="384D81" w:themeColor="accent1" w:themeShade="BF"/>
      <w:spacing w:val="10"/>
    </w:rPr>
  </w:style>
  <w:style w:type="paragraph" w:styleId="6">
    <w:name w:val="heading 5"/>
    <w:basedOn w:val="1"/>
    <w:next w:val="1"/>
    <w:link w:val="37"/>
    <w:unhideWhenUsed/>
    <w:qFormat/>
    <w:uiPriority w:val="9"/>
    <w:pPr>
      <w:pBdr>
        <w:bottom w:val="single" w:color="4A66AC" w:themeColor="accent1" w:sz="6" w:space="1"/>
      </w:pBdr>
      <w:spacing w:before="200"/>
      <w:outlineLvl w:val="4"/>
    </w:pPr>
    <w:rPr>
      <w:caps/>
      <w:color w:val="384D81" w:themeColor="accent1" w:themeShade="BF"/>
      <w:spacing w:val="10"/>
    </w:rPr>
  </w:style>
  <w:style w:type="paragraph" w:styleId="7">
    <w:name w:val="heading 6"/>
    <w:basedOn w:val="1"/>
    <w:next w:val="1"/>
    <w:link w:val="38"/>
    <w:unhideWhenUsed/>
    <w:qFormat/>
    <w:uiPriority w:val="9"/>
    <w:pPr>
      <w:pBdr>
        <w:bottom w:val="dotted" w:color="4A66AC" w:themeColor="accent1" w:sz="6" w:space="1"/>
      </w:pBdr>
      <w:spacing w:before="200"/>
      <w:outlineLvl w:val="5"/>
    </w:pPr>
    <w:rPr>
      <w:caps/>
      <w:color w:val="384D81" w:themeColor="accent1" w:themeShade="BF"/>
      <w:spacing w:val="10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spacing w:before="200"/>
      <w:outlineLvl w:val="6"/>
    </w:pPr>
    <w:rPr>
      <w:caps/>
      <w:color w:val="384D81" w:themeColor="accent1" w:themeShade="BF"/>
      <w:spacing w:val="10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spacing w:before="20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link w:val="6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20" w:line="276" w:lineRule="auto"/>
    </w:pPr>
    <w:rPr>
      <w:rFonts w:ascii="Calibri" w:hAnsi="Calibri" w:eastAsia="Calibri" w:cs="Calibri"/>
      <w:color w:val="000000"/>
      <w:sz w:val="22"/>
      <w:szCs w:val="22"/>
      <w:u w:color="000000"/>
      <w:lang w:eastAsia="es-CO" w:bidi="ar-SA"/>
    </w:rPr>
  </w:style>
  <w:style w:type="paragraph" w:styleId="14">
    <w:name w:val="caption"/>
    <w:basedOn w:val="1"/>
    <w:next w:val="1"/>
    <w:unhideWhenUsed/>
    <w:qFormat/>
    <w:uiPriority w:val="35"/>
    <w:rPr>
      <w:b/>
      <w:bCs/>
      <w:color w:val="384D81" w:themeColor="accent1" w:themeShade="BF"/>
      <w:sz w:val="16"/>
      <w:szCs w:val="16"/>
    </w:rPr>
  </w:style>
  <w:style w:type="character" w:styleId="15">
    <w:name w:val="Emphasis"/>
    <w:qFormat/>
    <w:uiPriority w:val="20"/>
    <w:rPr>
      <w:caps/>
      <w:color w:val="253356" w:themeColor="accent1" w:themeShade="80"/>
      <w:spacing w:val="5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footnote text"/>
    <w:link w:val="66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alibri" w:hAnsi="Calibri" w:eastAsia="Calibri" w:cs="Calibri"/>
      <w:color w:val="000000"/>
      <w:u w:color="000000"/>
      <w:lang w:val="es-CO" w:eastAsia="es-CO" w:bidi="ar-SA"/>
    </w:rPr>
  </w:style>
  <w:style w:type="paragraph" w:styleId="18">
    <w:name w:val="header"/>
    <w:basedOn w:val="1"/>
    <w:link w:val="31"/>
    <w:unhideWhenUsed/>
    <w:qFormat/>
    <w:uiPriority w:val="99"/>
    <w:pPr>
      <w:tabs>
        <w:tab w:val="center" w:pos="4419"/>
        <w:tab w:val="right" w:pos="8838"/>
      </w:tabs>
    </w:pPr>
  </w:style>
  <w:style w:type="character" w:styleId="19">
    <w:name w:val="Hyperlink"/>
    <w:basedOn w:val="11"/>
    <w:semiHidden/>
    <w:unhideWhenUsed/>
    <w:qFormat/>
    <w:uiPriority w:val="99"/>
    <w:rPr>
      <w:color w:val="9454C3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21">
    <w:name w:val="Strong"/>
    <w:qFormat/>
    <w:uiPriority w:val="22"/>
    <w:rPr>
      <w:b/>
      <w:bCs/>
    </w:rPr>
  </w:style>
  <w:style w:type="paragraph" w:styleId="22">
    <w:name w:val="Subtitle"/>
    <w:basedOn w:val="1"/>
    <w:next w:val="1"/>
    <w:link w:val="43"/>
    <w:qFormat/>
    <w:uiPriority w:val="11"/>
    <w:pPr>
      <w:spacing w:after="500"/>
    </w:pPr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39"/>
    <w:rPr>
      <w:rFonts w:ascii="Calibri" w:hAnsi="Calibri" w:eastAsia="Calibri" w:cs="Calibri"/>
      <w:lang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42"/>
    <w:qFormat/>
    <w:uiPriority w:val="10"/>
    <w:rPr>
      <w:rFonts w:asciiTheme="majorHAnsi" w:hAnsiTheme="majorHAnsi" w:eastAsiaTheme="majorEastAsia" w:cstheme="majorBidi"/>
      <w:caps/>
      <w:color w:val="4A66AC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table" w:customStyle="1" w:styleId="25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">
    <w:name w:val="_Style 15"/>
    <w:basedOn w:val="2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16"/>
    <w:basedOn w:val="25"/>
    <w:qFormat/>
    <w:uiPriority w:val="0"/>
    <w:tblPr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pPr>
        <w:contextualSpacing/>
      </w:pPr>
      <w:rPr>
        <w:rFonts w:ascii="Cambria" w:hAnsi="Cambria" w:eastAsia="Cambria" w:cs="Cambria"/>
        <w:b/>
      </w:rPr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pPr>
        <w:contextualSpacing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28">
    <w:name w:val="_Style 17"/>
    <w:basedOn w:val="25"/>
    <w:qFormat/>
    <w:uiPriority w:val="0"/>
    <w:tblPr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pPr>
        <w:contextualSpacing/>
      </w:pPr>
      <w:rPr>
        <w:rFonts w:ascii="Cambria" w:hAnsi="Cambria" w:eastAsia="Cambria" w:cs="Cambria"/>
        <w:b/>
      </w:rPr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pPr>
        <w:contextualSpacing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29">
    <w:name w:val="_Style 18"/>
    <w:basedOn w:val="25"/>
    <w:qFormat/>
    <w:uiPriority w:val="0"/>
    <w:tblPr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pPr>
        <w:contextualSpacing/>
      </w:pPr>
      <w:rPr>
        <w:rFonts w:ascii="Cambria" w:hAnsi="Cambria" w:eastAsia="Cambria" w:cs="Cambria"/>
        <w:b/>
      </w:rPr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pPr>
        <w:contextualSpacing/>
      </w:pPr>
      <w:rPr>
        <w:rFonts w:ascii="Cambria" w:hAnsi="Cambria" w:eastAsia="Cambria" w:cs="Cambria"/>
        <w:b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pPr>
        <w:contextualSpacing/>
      </w:p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30">
    <w:name w:val="_Style 19"/>
    <w:basedOn w:val="25"/>
    <w:qFormat/>
    <w:uiPriority w:val="0"/>
    <w:tblPr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cPr>
        <w:shd w:val="clear" w:color="auto" w:fill="4F81BD"/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pPr>
        <w:contextualSpacing/>
      </w:pPr>
      <w:rPr>
        <w:b/>
      </w:rPr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pPr>
        <w:contextualSpacing/>
      </w:pPr>
      <w:rPr>
        <w:b/>
      </w:rPr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pPr>
        <w:contextualSpacing/>
      </w:p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pPr>
        <w:contextualSpacing/>
      </w:p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character" w:customStyle="1" w:styleId="31">
    <w:name w:val="Encabezado Car"/>
    <w:basedOn w:val="11"/>
    <w:link w:val="18"/>
    <w:qFormat/>
    <w:uiPriority w:val="99"/>
  </w:style>
  <w:style w:type="character" w:customStyle="1" w:styleId="32">
    <w:name w:val="Pie de página Car"/>
    <w:basedOn w:val="11"/>
    <w:link w:val="16"/>
    <w:qFormat/>
    <w:uiPriority w:val="99"/>
  </w:style>
  <w:style w:type="character" w:customStyle="1" w:styleId="33">
    <w:name w:val="Título 1 Car"/>
    <w:basedOn w:val="11"/>
    <w:link w:val="2"/>
    <w:qFormat/>
    <w:uiPriority w:val="9"/>
    <w:rPr>
      <w:caps/>
      <w:color w:val="FFFFFF" w:themeColor="background1"/>
      <w:spacing w:val="15"/>
      <w:sz w:val="22"/>
      <w:szCs w:val="22"/>
      <w:shd w:val="clear" w:color="auto" w:fill="4A66AC" w:themeFill="accent1"/>
      <w14:textFill>
        <w14:solidFill>
          <w14:schemeClr w14:val="bg1"/>
        </w14:solidFill>
      </w14:textFill>
    </w:rPr>
  </w:style>
  <w:style w:type="character" w:customStyle="1" w:styleId="34">
    <w:name w:val="Título 2 Car"/>
    <w:basedOn w:val="11"/>
    <w:link w:val="3"/>
    <w:qFormat/>
    <w:uiPriority w:val="9"/>
    <w:rPr>
      <w:caps/>
      <w:spacing w:val="15"/>
      <w:shd w:val="clear" w:color="auto" w:fill="DAE0EF" w:themeFill="accent1" w:themeFillTint="33"/>
    </w:rPr>
  </w:style>
  <w:style w:type="character" w:customStyle="1" w:styleId="35">
    <w:name w:val="Título 3 Car"/>
    <w:basedOn w:val="11"/>
    <w:link w:val="4"/>
    <w:qFormat/>
    <w:uiPriority w:val="9"/>
    <w:rPr>
      <w:caps/>
      <w:color w:val="253356" w:themeColor="accent1" w:themeShade="80"/>
      <w:spacing w:val="15"/>
    </w:rPr>
  </w:style>
  <w:style w:type="character" w:customStyle="1" w:styleId="36">
    <w:name w:val="Título 4 Car"/>
    <w:basedOn w:val="11"/>
    <w:link w:val="5"/>
    <w:qFormat/>
    <w:uiPriority w:val="9"/>
    <w:rPr>
      <w:caps/>
      <w:color w:val="384D81" w:themeColor="accent1" w:themeShade="BF"/>
      <w:spacing w:val="10"/>
    </w:rPr>
  </w:style>
  <w:style w:type="character" w:customStyle="1" w:styleId="37">
    <w:name w:val="Título 5 Car"/>
    <w:basedOn w:val="11"/>
    <w:link w:val="6"/>
    <w:qFormat/>
    <w:uiPriority w:val="9"/>
    <w:rPr>
      <w:caps/>
      <w:color w:val="384D81" w:themeColor="accent1" w:themeShade="BF"/>
      <w:spacing w:val="10"/>
    </w:rPr>
  </w:style>
  <w:style w:type="character" w:customStyle="1" w:styleId="38">
    <w:name w:val="Título 6 Car"/>
    <w:basedOn w:val="11"/>
    <w:link w:val="7"/>
    <w:qFormat/>
    <w:uiPriority w:val="9"/>
    <w:rPr>
      <w:caps/>
      <w:color w:val="384D81" w:themeColor="accent1" w:themeShade="BF"/>
      <w:spacing w:val="10"/>
    </w:rPr>
  </w:style>
  <w:style w:type="character" w:customStyle="1" w:styleId="39">
    <w:name w:val="Título 7 Car"/>
    <w:basedOn w:val="11"/>
    <w:link w:val="8"/>
    <w:semiHidden/>
    <w:qFormat/>
    <w:uiPriority w:val="9"/>
    <w:rPr>
      <w:caps/>
      <w:color w:val="384D81" w:themeColor="accent1" w:themeShade="BF"/>
      <w:spacing w:val="10"/>
    </w:rPr>
  </w:style>
  <w:style w:type="character" w:customStyle="1" w:styleId="40">
    <w:name w:val="Título 8 Car"/>
    <w:basedOn w:val="11"/>
    <w:link w:val="9"/>
    <w:semiHidden/>
    <w:qFormat/>
    <w:uiPriority w:val="9"/>
    <w:rPr>
      <w:caps/>
      <w:spacing w:val="10"/>
      <w:sz w:val="18"/>
      <w:szCs w:val="18"/>
    </w:rPr>
  </w:style>
  <w:style w:type="character" w:customStyle="1" w:styleId="41">
    <w:name w:val="Título 9 Car"/>
    <w:basedOn w:val="11"/>
    <w:link w:val="10"/>
    <w:semiHidden/>
    <w:qFormat/>
    <w:uiPriority w:val="9"/>
    <w:rPr>
      <w:i/>
      <w:iCs/>
      <w:caps/>
      <w:spacing w:val="10"/>
      <w:sz w:val="18"/>
      <w:szCs w:val="18"/>
    </w:rPr>
  </w:style>
  <w:style w:type="character" w:customStyle="1" w:styleId="42">
    <w:name w:val="Título Car"/>
    <w:basedOn w:val="11"/>
    <w:link w:val="24"/>
    <w:qFormat/>
    <w:uiPriority w:val="10"/>
    <w:rPr>
      <w:rFonts w:asciiTheme="majorHAnsi" w:hAnsiTheme="majorHAnsi" w:eastAsiaTheme="majorEastAsia" w:cstheme="majorBidi"/>
      <w:caps/>
      <w:color w:val="4A66AC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character" w:customStyle="1" w:styleId="43">
    <w:name w:val="Subtítulo Car"/>
    <w:basedOn w:val="11"/>
    <w:link w:val="22"/>
    <w:qFormat/>
    <w:uiPriority w:val="11"/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No Spacing"/>
    <w:qFormat/>
    <w:uiPriority w:val="1"/>
    <w:rPr>
      <w:rFonts w:asciiTheme="minorHAnsi" w:hAnsiTheme="minorHAnsi" w:eastAsiaTheme="minorEastAsia" w:cstheme="minorBidi"/>
      <w:lang w:val="es-CO" w:eastAsia="es-CO" w:bidi="ar-SA"/>
    </w:rPr>
  </w:style>
  <w:style w:type="paragraph" w:styleId="45">
    <w:name w:val="Quote"/>
    <w:basedOn w:val="1"/>
    <w:next w:val="1"/>
    <w:link w:val="46"/>
    <w:qFormat/>
    <w:uiPriority w:val="29"/>
    <w:rPr>
      <w:i/>
      <w:iCs/>
      <w:sz w:val="24"/>
      <w:szCs w:val="24"/>
    </w:rPr>
  </w:style>
  <w:style w:type="character" w:customStyle="1" w:styleId="46">
    <w:name w:val="Cita Car"/>
    <w:basedOn w:val="11"/>
    <w:link w:val="45"/>
    <w:qFormat/>
    <w:uiPriority w:val="29"/>
    <w:rPr>
      <w:i/>
      <w:iCs/>
      <w:sz w:val="24"/>
      <w:szCs w:val="24"/>
    </w:rPr>
  </w:style>
  <w:style w:type="paragraph" w:styleId="47">
    <w:name w:val="Intense Quote"/>
    <w:basedOn w:val="1"/>
    <w:next w:val="1"/>
    <w:link w:val="48"/>
    <w:qFormat/>
    <w:uiPriority w:val="30"/>
    <w:pPr>
      <w:spacing w:before="240" w:after="240"/>
      <w:ind w:left="1080" w:right="1080"/>
      <w:jc w:val="center"/>
    </w:pPr>
    <w:rPr>
      <w:color w:val="4A66AC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11"/>
    <w:link w:val="47"/>
    <w:qFormat/>
    <w:uiPriority w:val="30"/>
    <w:rPr>
      <w:color w:val="4A66AC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49">
    <w:name w:val="Subtle Emphasis"/>
    <w:qFormat/>
    <w:uiPriority w:val="19"/>
    <w:rPr>
      <w:i/>
      <w:iCs/>
      <w:color w:val="253356" w:themeColor="accent1" w:themeShade="80"/>
    </w:rPr>
  </w:style>
  <w:style w:type="character" w:customStyle="1" w:styleId="50">
    <w:name w:val="Intense Emphasis"/>
    <w:qFormat/>
    <w:uiPriority w:val="21"/>
    <w:rPr>
      <w:b/>
      <w:bCs/>
      <w:caps/>
      <w:color w:val="253356" w:themeColor="accent1" w:themeShade="80"/>
      <w:spacing w:val="10"/>
    </w:rPr>
  </w:style>
  <w:style w:type="character" w:customStyle="1" w:styleId="51">
    <w:name w:val="Subtle Reference"/>
    <w:qFormat/>
    <w:uiPriority w:val="31"/>
    <w:rPr>
      <w:b/>
      <w:bCs/>
      <w:color w:val="4A66AC" w:themeColor="accent1"/>
      <w14:textFill>
        <w14:solidFill>
          <w14:schemeClr w14:val="accent1"/>
        </w14:solidFill>
      </w14:textFill>
    </w:rPr>
  </w:style>
  <w:style w:type="character" w:customStyle="1" w:styleId="52">
    <w:name w:val="Intense Reference"/>
    <w:qFormat/>
    <w:uiPriority w:val="32"/>
    <w:rPr>
      <w:b/>
      <w:bCs/>
      <w:i/>
      <w:iCs/>
      <w:caps/>
      <w:color w:val="4A66AC" w:themeColor="accent1"/>
      <w14:textFill>
        <w14:solidFill>
          <w14:schemeClr w14:val="accent1"/>
        </w14:solidFill>
      </w14:textFill>
    </w:rPr>
  </w:style>
  <w:style w:type="character" w:customStyle="1" w:styleId="53">
    <w:name w:val="Book Title"/>
    <w:qFormat/>
    <w:uiPriority w:val="33"/>
    <w:rPr>
      <w:b/>
      <w:bCs/>
      <w:i/>
      <w:iCs/>
      <w:spacing w:val="0"/>
    </w:rPr>
  </w:style>
  <w:style w:type="paragraph" w:customStyle="1" w:styleId="5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55">
    <w:name w:val="List Paragraph"/>
    <w:basedOn w:val="1"/>
    <w:qFormat/>
    <w:uiPriority w:val="34"/>
    <w:pPr>
      <w:ind w:left="720"/>
      <w:contextualSpacing/>
    </w:pPr>
  </w:style>
  <w:style w:type="character" w:customStyle="1" w:styleId="56">
    <w:name w:val="Texto de marcador de posición"/>
    <w:basedOn w:val="11"/>
    <w:semiHidden/>
    <w:qFormat/>
    <w:uiPriority w:val="99"/>
    <w:rPr>
      <w:color w:val="808080"/>
    </w:rPr>
  </w:style>
  <w:style w:type="table" w:customStyle="1" w:styleId="57">
    <w:name w:val="List Table 4 Accent 1"/>
    <w:basedOn w:val="12"/>
    <w:qFormat/>
    <w:uiPriority w:val="49"/>
    <w:tblPr>
      <w:tblBorders>
        <w:top w:val="single" w:color="90A2CF" w:themeColor="accent1" w:themeTint="99" w:sz="4" w:space="0"/>
        <w:left w:val="single" w:color="90A2CF" w:themeColor="accent1" w:themeTint="99" w:sz="4" w:space="0"/>
        <w:bottom w:val="single" w:color="90A2CF" w:themeColor="accent1" w:themeTint="99" w:sz="4" w:space="0"/>
        <w:right w:val="single" w:color="90A2CF" w:themeColor="accent1" w:themeTint="99" w:sz="4" w:space="0"/>
        <w:insideH w:val="single" w:color="90A2C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A66AC" w:themeColor="accent1" w:sz="4" w:space="0"/>
          <w:left w:val="single" w:color="4A66AC" w:themeColor="accent1" w:sz="4" w:space="0"/>
          <w:bottom w:val="single" w:color="4A66AC" w:themeColor="accent1" w:sz="4" w:space="0"/>
          <w:right w:val="single" w:color="4A66AC" w:themeColor="accent1" w:sz="4" w:space="0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cPr>
        <w:tcBorders>
          <w:top w:val="double" w:color="90A2C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0EF" w:themeFill="accent1" w:themeFillTint="33"/>
      </w:tcPr>
    </w:tblStylePr>
    <w:tblStylePr w:type="band1Horz">
      <w:tcPr>
        <w:shd w:val="clear" w:color="auto" w:fill="DAE0EF" w:themeFill="accent1" w:themeFillTint="33"/>
      </w:tcPr>
    </w:tblStylePr>
  </w:style>
  <w:style w:type="table" w:customStyle="1" w:styleId="58">
    <w:name w:val="List Table 4 Accent 2"/>
    <w:basedOn w:val="12"/>
    <w:qFormat/>
    <w:uiPriority w:val="49"/>
    <w:tblPr>
      <w:tblBorders>
        <w:top w:val="single" w:color="A0C4E3" w:themeColor="accent2" w:themeTint="99" w:sz="4" w:space="0"/>
        <w:left w:val="single" w:color="A0C4E3" w:themeColor="accent2" w:themeTint="99" w:sz="4" w:space="0"/>
        <w:bottom w:val="single" w:color="A0C4E3" w:themeColor="accent2" w:themeTint="99" w:sz="4" w:space="0"/>
        <w:right w:val="single" w:color="A0C4E3" w:themeColor="accent2" w:themeTint="99" w:sz="4" w:space="0"/>
        <w:insideH w:val="single" w:color="A0C4E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629DD1" w:themeColor="accent2" w:sz="4" w:space="0"/>
          <w:left w:val="single" w:color="629DD1" w:themeColor="accent2" w:sz="4" w:space="0"/>
          <w:bottom w:val="single" w:color="629DD1" w:themeColor="accent2" w:sz="4" w:space="0"/>
          <w:right w:val="single" w:color="629DD1" w:themeColor="accent2" w:sz="4" w:space="0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cPr>
        <w:tcBorders>
          <w:top w:val="double" w:color="A0C4E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EBF5" w:themeFill="accent2" w:themeFillTint="33"/>
      </w:tcPr>
    </w:tblStylePr>
    <w:tblStylePr w:type="band1Horz">
      <w:tcPr>
        <w:shd w:val="clear" w:color="auto" w:fill="DFEBF5" w:themeFill="accent2" w:themeFillTint="33"/>
      </w:tcPr>
    </w:tblStylePr>
  </w:style>
  <w:style w:type="table" w:customStyle="1" w:styleId="59">
    <w:name w:val="List Table 4 Accent 3"/>
    <w:basedOn w:val="12"/>
    <w:qFormat/>
    <w:uiPriority w:val="49"/>
    <w:tblPr>
      <w:tblBorders>
        <w:top w:val="single" w:color="7EB2E6" w:themeColor="accent3" w:themeTint="99" w:sz="4" w:space="0"/>
        <w:left w:val="single" w:color="7EB2E6" w:themeColor="accent3" w:themeTint="99" w:sz="4" w:space="0"/>
        <w:bottom w:val="single" w:color="7EB2E6" w:themeColor="accent3" w:themeTint="99" w:sz="4" w:space="0"/>
        <w:right w:val="single" w:color="7EB2E6" w:themeColor="accent3" w:themeTint="99" w:sz="4" w:space="0"/>
        <w:insideH w:val="single" w:color="7EB2E6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97FD5" w:themeColor="accent3" w:sz="4" w:space="0"/>
          <w:left w:val="single" w:color="297FD5" w:themeColor="accent3" w:sz="4" w:space="0"/>
          <w:bottom w:val="single" w:color="297FD5" w:themeColor="accent3" w:sz="4" w:space="0"/>
          <w:right w:val="single" w:color="297FD5" w:themeColor="accent3" w:sz="4" w:space="0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cPr>
        <w:tcBorders>
          <w:top w:val="double" w:color="7EB2E6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5F6" w:themeFill="accent3" w:themeFillTint="33"/>
      </w:tcPr>
    </w:tblStylePr>
    <w:tblStylePr w:type="band1Horz">
      <w:tcPr>
        <w:shd w:val="clear" w:color="auto" w:fill="D4E5F6" w:themeFill="accent3" w:themeFillTint="33"/>
      </w:tcPr>
    </w:tblStylePr>
  </w:style>
  <w:style w:type="table" w:customStyle="1" w:styleId="60">
    <w:name w:val="Grid Table 4 Accent 1"/>
    <w:basedOn w:val="12"/>
    <w:qFormat/>
    <w:uiPriority w:val="49"/>
    <w:tblPr>
      <w:tblBorders>
        <w:top w:val="single" w:color="90A2CF" w:themeColor="accent1" w:themeTint="99" w:sz="4" w:space="0"/>
        <w:left w:val="single" w:color="90A2CF" w:themeColor="accent1" w:themeTint="99" w:sz="4" w:space="0"/>
        <w:bottom w:val="single" w:color="90A2CF" w:themeColor="accent1" w:themeTint="99" w:sz="4" w:space="0"/>
        <w:right w:val="single" w:color="90A2CF" w:themeColor="accent1" w:themeTint="99" w:sz="4" w:space="0"/>
        <w:insideH w:val="single" w:color="90A2CF" w:themeColor="accent1" w:themeTint="99" w:sz="4" w:space="0"/>
        <w:insideV w:val="single" w:color="90A2C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A66AC" w:themeColor="accent1" w:sz="4" w:space="0"/>
          <w:left w:val="single" w:color="4A66AC" w:themeColor="accent1" w:sz="4" w:space="0"/>
          <w:bottom w:val="single" w:color="4A66AC" w:themeColor="accent1" w:sz="4" w:space="0"/>
          <w:right w:val="single" w:color="4A66AC" w:themeColor="accent1" w:sz="4" w:space="0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cPr>
        <w:tcBorders>
          <w:top w:val="double" w:color="4A66A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0EF" w:themeFill="accent1" w:themeFillTint="33"/>
      </w:tcPr>
    </w:tblStylePr>
    <w:tblStylePr w:type="band1Horz">
      <w:tcPr>
        <w:shd w:val="clear" w:color="auto" w:fill="DAE0EF" w:themeFill="accent1" w:themeFillTint="33"/>
      </w:tcPr>
    </w:tblStylePr>
  </w:style>
  <w:style w:type="table" w:customStyle="1" w:styleId="61">
    <w:name w:val="Grid Table 6 Colorful Accent 1"/>
    <w:basedOn w:val="12"/>
    <w:qFormat/>
    <w:uiPriority w:val="51"/>
    <w:rPr>
      <w:color w:val="384D81" w:themeColor="accent1" w:themeShade="BF"/>
    </w:rPr>
    <w:tblPr>
      <w:tblBorders>
        <w:top w:val="single" w:color="90A2CF" w:themeColor="accent1" w:themeTint="99" w:sz="4" w:space="0"/>
        <w:left w:val="single" w:color="90A2CF" w:themeColor="accent1" w:themeTint="99" w:sz="4" w:space="0"/>
        <w:bottom w:val="single" w:color="90A2CF" w:themeColor="accent1" w:themeTint="99" w:sz="4" w:space="0"/>
        <w:right w:val="single" w:color="90A2CF" w:themeColor="accent1" w:themeTint="99" w:sz="4" w:space="0"/>
        <w:insideH w:val="single" w:color="90A2CF" w:themeColor="accent1" w:themeTint="99" w:sz="4" w:space="0"/>
        <w:insideV w:val="single" w:color="90A2CF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0A2C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0A2C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0EF" w:themeFill="accent1" w:themeFillTint="33"/>
      </w:tcPr>
    </w:tblStylePr>
    <w:tblStylePr w:type="band1Horz">
      <w:tcPr>
        <w:shd w:val="clear" w:color="auto" w:fill="DAE0EF" w:themeFill="accent1" w:themeFillTint="33"/>
      </w:tcPr>
    </w:tblStylePr>
  </w:style>
  <w:style w:type="table" w:customStyle="1" w:styleId="62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3">
    <w:name w:val="Grid Table 1 Light Accent 1"/>
    <w:basedOn w:val="12"/>
    <w:qFormat/>
    <w:uiPriority w:val="46"/>
    <w:tblPr>
      <w:tblBorders>
        <w:top w:val="single" w:color="B5C1DF" w:themeColor="accent1" w:themeTint="66" w:sz="4" w:space="0"/>
        <w:left w:val="single" w:color="B5C1DF" w:themeColor="accent1" w:themeTint="66" w:sz="4" w:space="0"/>
        <w:bottom w:val="single" w:color="B5C1DF" w:themeColor="accent1" w:themeTint="66" w:sz="4" w:space="0"/>
        <w:right w:val="single" w:color="B5C1DF" w:themeColor="accent1" w:themeTint="66" w:sz="4" w:space="0"/>
        <w:insideH w:val="single" w:color="B5C1DF" w:themeColor="accent1" w:themeTint="66" w:sz="4" w:space="0"/>
        <w:insideV w:val="single" w:color="B5C1DF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0A2C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0A2C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64">
    <w:name w:val="Ninguno"/>
    <w:qFormat/>
    <w:uiPriority w:val="0"/>
  </w:style>
  <w:style w:type="paragraph" w:customStyle="1" w:styleId="65">
    <w:name w:val="Cuerpo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</w:pPr>
    <w:rPr>
      <w:rFonts w:ascii="Calibri" w:hAnsi="Calibri" w:eastAsia="Calibri" w:cs="Calibri"/>
      <w:color w:val="000000"/>
      <w:sz w:val="22"/>
      <w:szCs w:val="22"/>
      <w:u w:color="000000"/>
      <w:lang w:eastAsia="es-CO" w:bidi="ar-SA"/>
    </w:rPr>
  </w:style>
  <w:style w:type="character" w:customStyle="1" w:styleId="66">
    <w:name w:val="Texto nota pie Car"/>
    <w:basedOn w:val="11"/>
    <w:link w:val="17"/>
    <w:qFormat/>
    <w:uiPriority w:val="0"/>
    <w:rPr>
      <w:rFonts w:ascii="Calibri" w:hAnsi="Calibri" w:eastAsia="Calibri" w:cs="Calibri"/>
      <w:color w:val="000000"/>
      <w:u w:color="000000"/>
    </w:rPr>
  </w:style>
  <w:style w:type="character" w:customStyle="1" w:styleId="67">
    <w:name w:val="Texto independiente Car"/>
    <w:basedOn w:val="11"/>
    <w:link w:val="13"/>
    <w:qFormat/>
    <w:uiPriority w:val="0"/>
    <w:rPr>
      <w:rFonts w:ascii="Calibri" w:hAnsi="Calibri" w:eastAsia="Calibri" w:cs="Calibri"/>
      <w:color w:val="000000"/>
      <w:sz w:val="22"/>
      <w:szCs w:val="22"/>
      <w:u w:color="000000"/>
    </w:rPr>
  </w:style>
  <w:style w:type="table" w:customStyle="1" w:styleId="68">
    <w:name w:val="List Table 6 Colorful Accent 1"/>
    <w:basedOn w:val="12"/>
    <w:qFormat/>
    <w:uiPriority w:val="51"/>
    <w:rPr>
      <w:color w:val="384D81" w:themeColor="accent1" w:themeShade="BF"/>
    </w:rPr>
    <w:tblPr>
      <w:tblBorders>
        <w:top w:val="single" w:color="4A66AC" w:themeColor="accent1" w:sz="4" w:space="0"/>
        <w:bottom w:val="single" w:color="4A66AC" w:themeColor="accent1" w:sz="4" w:space="0"/>
      </w:tblBorders>
    </w:tblPr>
    <w:tblStylePr w:type="firstRow">
      <w:rPr>
        <w:b/>
        <w:bCs/>
      </w:rPr>
      <w:tcPr>
        <w:tcBorders>
          <w:bottom w:val="single" w:color="4A66AC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A66A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0EF" w:themeFill="accent1" w:themeFillTint="33"/>
      </w:tcPr>
    </w:tblStylePr>
    <w:tblStylePr w:type="band1Horz">
      <w:tcPr>
        <w:shd w:val="clear" w:color="auto" w:fill="DAE0EF" w:themeFill="accent1" w:themeFillTint="33"/>
      </w:tcPr>
    </w:tblStylePr>
  </w:style>
  <w:style w:type="paragraph" w:customStyle="1" w:styleId="69">
    <w:name w:val="Authors"/>
    <w:next w:val="6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20"/>
      <w:jc w:val="center"/>
    </w:pPr>
    <w:rPr>
      <w:rFonts w:ascii="Times New Roman" w:hAnsi="Times New Roman" w:eastAsia="Arial Unicode MS" w:cs="Arial Unicode MS"/>
      <w:color w:val="000000"/>
      <w:sz w:val="22"/>
      <w:szCs w:val="22"/>
      <w:u w:color="000000"/>
      <w:lang w:val="en-US" w:eastAsia="es-CO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FA2E4B0AD79E4CCA92F1184F258BB22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26C9E0-E316-471B-9B31-0D3BD5F06668}"/>
      </w:docPartPr>
      <w:docPartBody>
        <w:p w14:paraId="1929473F">
          <w:pPr>
            <w:pStyle w:val="5"/>
          </w:pPr>
          <w:r>
            <w:rPr>
              <w:rStyle w:val="4"/>
              <w:lang w:val="es-ES"/>
            </w:rPr>
            <w:t>[Nombre del autor]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183"/>
    <w:rsid w:val="004A13C5"/>
    <w:rsid w:val="005571DD"/>
    <w:rsid w:val="00587255"/>
    <w:rsid w:val="005F280B"/>
    <w:rsid w:val="0064359C"/>
    <w:rsid w:val="00690BE3"/>
    <w:rsid w:val="006E1C87"/>
    <w:rsid w:val="00710E88"/>
    <w:rsid w:val="00745A06"/>
    <w:rsid w:val="00775E81"/>
    <w:rsid w:val="007E5008"/>
    <w:rsid w:val="0094201F"/>
    <w:rsid w:val="00AF0050"/>
    <w:rsid w:val="00C4751D"/>
    <w:rsid w:val="00C71183"/>
    <w:rsid w:val="00EC606E"/>
    <w:rsid w:val="00FC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s-CO" w:eastAsia="es-CO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Texto de marcador de posición"/>
    <w:basedOn w:val="2"/>
    <w:semiHidden/>
    <w:qFormat/>
    <w:uiPriority w:val="99"/>
    <w:rPr>
      <w:color w:val="808080"/>
    </w:rPr>
  </w:style>
  <w:style w:type="paragraph" w:customStyle="1" w:styleId="5">
    <w:name w:val="FA2E4B0AD79E4CCA92F1184F258BB22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s-CO" w:eastAsia="es-CO" w:bidi="ar-SA"/>
    </w:rPr>
  </w:style>
</w:style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C3042-4519-4709-AAC3-27FEC20BAD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13</TotalTime>
  <ScaleCrop>false</ScaleCrop>
  <LinksUpToDate>false</LinksUpToDate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2019-09-24T16:02:00Z</dcterms:created>
  <dc:creator>PROGRAMA DE TECNOLOGÍA EN DESARROLLO DE SOFTWARE</dc:creator>
  <cp:lastModifiedBy>Néstor ff</cp:lastModifiedBy>
  <cp:lastPrinted>2018-03-20T01:16:00Z</cp:lastPrinted>
  <dcterms:modified xsi:type="dcterms:W3CDTF">2025-03-07T15:34:07Z</dcterms:modified>
  <dc:title>Guía de proyectos de Aula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D16C3B7A8493424F9F574EBB492843A0_12</vt:lpwstr>
  </property>
</Properties>
</file>